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2"/>
        </w:numPr>
        <w:spacing w:after="0" w:before="0" w:lineRule="auto"/>
        <w:ind w:left="36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Main Landing Page</w:t>
      </w:r>
    </w:p>
    <w:p w:rsidR="00000000" w:rsidDel="00000000" w:rsidP="00000000" w:rsidRDefault="00000000" w:rsidRPr="00000000" w14:paraId="00000002">
      <w:pPr>
        <w:ind w:left="360" w:firstLine="0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Note: Menu: Retain from Global website</w:t>
      </w:r>
    </w:p>
    <w:p w:rsidR="00000000" w:rsidDel="00000000" w:rsidP="00000000" w:rsidRDefault="00000000" w:rsidRPr="00000000" w14:paraId="00000003">
      <w:pPr>
        <w:pStyle w:val="Heading2"/>
        <w:numPr>
          <w:ilvl w:val="1"/>
          <w:numId w:val="2"/>
        </w:numPr>
        <w:spacing w:after="0" w:before="0" w:lineRule="auto"/>
        <w:ind w:left="792" w:hanging="432"/>
        <w:rPr>
          <w:rFonts w:ascii="Poppins" w:cs="Poppins" w:eastAsia="Poppins" w:hAnsi="Poppins"/>
          <w:b w:val="0"/>
          <w:bCs w:val="0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sz w:val="22"/>
          <w:szCs w:val="22"/>
          <w:rtl w:val="0"/>
        </w:rPr>
        <w:t xml:space="preserve">Hero-Sliding Carousel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Hero headline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Product-focused rotating carousel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Featured items: Gartner, Data Privacy, Posidex MDM, AML Screen, Rating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Each slide includes a 'Learn More' CTA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Each product card Screen entity / product detail on hover/click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 adding a sub-headline per slide (e.g. '10x faster. 99.5% accurate.')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a Request Demo CTA alongside 'Learn More' on hero slides</w:t>
      </w:r>
    </w:p>
    <w:p w:rsidR="00000000" w:rsidDel="00000000" w:rsidP="00000000" w:rsidRDefault="00000000" w:rsidRPr="00000000" w14:paraId="0000000B">
      <w:pPr>
        <w:pStyle w:val="Heading2"/>
        <w:numPr>
          <w:ilvl w:val="1"/>
          <w:numId w:val="2"/>
        </w:numPr>
        <w:spacing w:after="0" w:before="0" w:lineRule="auto"/>
        <w:ind w:left="792" w:hanging="432"/>
        <w:rPr>
          <w:rFonts w:ascii="Poppins" w:cs="Poppins" w:eastAsia="Poppins" w:hAnsi="Poppins"/>
          <w:b w:val="0"/>
          <w:bCs w:val="0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sz w:val="22"/>
          <w:szCs w:val="22"/>
          <w:rtl w:val="0"/>
        </w:rPr>
        <w:t xml:space="preserve">Client Slideshow</w:t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</w:rPr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888888"/>
          <w:sz w:val="20"/>
          <w:szCs w:val="20"/>
          <w:rtl w:val="0"/>
        </w:rPr>
        <w:t xml:space="preserve">Note: Retain from Global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Remove: 'India's Largest Enterprises' label, &amp; Keep: 'Largest Enterprises' label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 client count callout: e.g. '</w:t>
      </w:r>
      <w:sdt>
        <w:sdtPr>
          <w:id w:val="-1829076714"/>
          <w:tag w:val="goog_rdk_0"/>
        </w:sdtPr>
        <w:sdtContent>
          <w:ins w:author="Siri Lahari Vanam" w:id="0" w:date="2026-04-13T13:53:49Z"/>
          <w:sdt>
            <w:sdtPr>
              <w:id w:val="2053700227"/>
              <w:tag w:val="goog_rdk_1"/>
            </w:sdtPr>
            <w:sdtContent>
              <w:ins w:author="Siri Lahari Vanam" w:id="0" w:date="2026-04-13T13:53:49Z">
                <w:r w:rsidDel="00000000" w:rsidR="00000000" w:rsidRPr="00000000">
                  <w:rPr>
                    <w:rFonts w:ascii="Poppins" w:cs="Poppins" w:eastAsia="Poppins" w:hAnsi="Poppins"/>
                    <w:sz w:val="20"/>
                    <w:szCs w:val="20"/>
                    <w:rtl w:val="0"/>
                    <w:rPrChange w:author="Siri Lahari Vanam" w:id="1" w:date="2026-04-13T13:53:49Z">
                      <w:rPr>
                        <w:rFonts w:ascii="Poppins" w:cs="Poppins" w:eastAsia="Poppins" w:hAnsi="Poppin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0"/>
                        <w:szCs w:val="20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75+ </w:t>
                </w:r>
              </w:ins>
            </w:sdtContent>
          </w:sdt>
          <w:ins w:author="Siri Lahari Vanam" w:id="0" w:date="2026-04-13T13:53:49Z"/>
        </w:sdtContent>
      </w:sdt>
      <w:sdt>
        <w:sdtPr>
          <w:id w:val="1903893381"/>
          <w:tag w:val="goog_rdk_2"/>
        </w:sdtPr>
        <w:sdtContent>
          <w:del w:author="Siri Lahari Vanam" w:id="0" w:date="2026-04-13T13:53:49Z"/>
          <w:sdt>
            <w:sdtPr>
              <w:id w:val="-516649357"/>
              <w:tag w:val="goog_rdk_3"/>
            </w:sdtPr>
            <w:sdtContent>
              <w:del w:author="Siri Lahari Vanam" w:id="0" w:date="2026-04-13T13:53:49Z">
                <w:r w:rsidDel="00000000" w:rsidR="00000000" w:rsidRPr="00000000">
                  <w:rPr>
                    <w:rFonts w:ascii="Poppins" w:cs="Poppins" w:eastAsia="Poppins" w:hAnsi="Poppins"/>
                    <w:sz w:val="20"/>
                    <w:szCs w:val="20"/>
                    <w:rtl w:val="0"/>
                    <w:rPrChange w:author="Siri Lahari Vanam" w:id="1" w:date="2026-04-13T13:53:49Z">
                      <w:rPr>
                        <w:rFonts w:ascii="Poppins" w:cs="Poppins" w:eastAsia="Poppins" w:hAnsi="Poppin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0"/>
                        <w:szCs w:val="20"/>
                        <w:u w:val="none"/>
                        <w:shd w:fill="auto" w:val="clear"/>
                        <w:vertAlign w:val="baseline"/>
                      </w:rPr>
                    </w:rPrChange>
                  </w:rPr>
                  <w:delText xml:space="preserve">65+</w:delText>
                </w:r>
              </w:del>
            </w:sdtContent>
          </w:sdt>
          <w:del w:author="Siri Lahari Vanam" w:id="0" w:date="2026-04-13T13:53:49Z"/>
        </w:sdtContent>
      </w:sdt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Enterprise Clients' above the logo strip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industry tags below logo strip: BFSI, Telecom, Retail, Government</w:t>
      </w:r>
    </w:p>
    <w:p w:rsidR="00000000" w:rsidDel="00000000" w:rsidP="00000000" w:rsidRDefault="00000000" w:rsidRPr="00000000" w14:paraId="00000010">
      <w:pPr>
        <w:pStyle w:val="Heading2"/>
        <w:numPr>
          <w:ilvl w:val="1"/>
          <w:numId w:val="2"/>
        </w:numPr>
        <w:spacing w:after="0" w:before="0" w:lineRule="auto"/>
        <w:ind w:left="792" w:hanging="432"/>
        <w:rPr>
          <w:rFonts w:ascii="Poppins" w:cs="Poppins" w:eastAsia="Poppins" w:hAnsi="Poppins"/>
          <w:b w:val="0"/>
          <w:bCs w:val="0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sz w:val="22"/>
          <w:szCs w:val="22"/>
          <w:rtl w:val="0"/>
        </w:rPr>
        <w:t xml:space="preserve">MDM Overview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About Posidex MDM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Metrics &amp;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10x speed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99.5%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…and additional key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(Reference from Profisee Website)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3600" cy="141732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Agentic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'AI/ML model trained on 5 billion data points'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'Customer onboarding in 2 seconds'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'Manage 5 billion records in one go'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'Deployed in as fast as 3 months vs. industry standard of 1 year'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'Privacy by design-federated architecture supporting GDPR, DPDPA, data localization</w:t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1"/>
          <w:numId w:val="2"/>
        </w:numPr>
        <w:spacing w:after="0" w:before="0" w:lineRule="auto"/>
        <w:ind w:left="792" w:hanging="432"/>
        <w:rPr>
          <w:rFonts w:ascii="Poppins" w:cs="Poppins" w:eastAsia="Poppins" w:hAnsi="Poppins"/>
          <w:b w:val="0"/>
          <w:bCs w:val="0"/>
          <w:sz w:val="22"/>
          <w:szCs w:val="22"/>
        </w:rPr>
      </w:pPr>
      <w:sdt>
        <w:sdtPr>
          <w:id w:val="1244308572"/>
          <w:tag w:val="goog_rdk_4"/>
        </w:sdtPr>
        <w:sdtContent>
          <w:commentRangeStart w:id="0"/>
        </w:sdtContent>
      </w:sdt>
      <w:sdt>
        <w:sdtPr>
          <w:id w:val="-2126922889"/>
          <w:tag w:val="goog_rdk_5"/>
        </w:sdtPr>
        <w:sdtContent>
          <w:commentRangeStart w:id="1"/>
        </w:sdtContent>
      </w:sdt>
      <w:sdt>
        <w:sdtPr>
          <w:id w:val="-129717938"/>
          <w:tag w:val="goog_rdk_6"/>
        </w:sdtPr>
        <w:sdtContent>
          <w:commentRangeStart w:id="2"/>
        </w:sdtContent>
      </w:sdt>
      <w:sdt>
        <w:sdtPr>
          <w:id w:val="-1622191641"/>
          <w:tag w:val="goog_rdk_7"/>
        </w:sdtPr>
        <w:sdtContent>
          <w:commentRangeStart w:id="3"/>
        </w:sdtContent>
      </w:sdt>
      <w:r w:rsidDel="00000000" w:rsidR="00000000" w:rsidRPr="00000000">
        <w:rPr>
          <w:rFonts w:ascii="Poppins" w:cs="Poppins" w:eastAsia="Poppins" w:hAnsi="Poppins"/>
          <w:b w:val="0"/>
          <w:bCs w:val="0"/>
          <w:sz w:val="22"/>
          <w:szCs w:val="22"/>
          <w:rtl w:val="0"/>
        </w:rPr>
        <w:t xml:space="preserve">Why Posidex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Dedicated section explaining Posidex's value proposition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3600" cy="3286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Suggested talking points: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20+ years of deep-tech innovation in customer data management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Purpose-built for enterprises-not a generic MDM solution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Low Total Cost of Ownership (TCO) vs. global MNC competitors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Minimal infrastructure requirements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Highly configurable and integrates with existing systems</w:t>
      </w:r>
    </w:p>
    <w:p w:rsidR="00000000" w:rsidDel="00000000" w:rsidP="00000000" w:rsidRDefault="00000000" w:rsidRPr="00000000" w14:paraId="00000029">
      <w:pPr>
        <w:pStyle w:val="Heading2"/>
        <w:numPr>
          <w:ilvl w:val="1"/>
          <w:numId w:val="2"/>
        </w:numPr>
        <w:spacing w:after="0" w:before="0" w:lineRule="auto"/>
        <w:ind w:left="792" w:hanging="432"/>
        <w:rPr>
          <w:rFonts w:ascii="Poppins" w:cs="Poppins" w:eastAsia="Poppins" w:hAnsi="Poppins"/>
          <w:b w:val="0"/>
          <w:bCs w:val="0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sz w:val="22"/>
          <w:szCs w:val="22"/>
          <w:rtl w:val="0"/>
        </w:rPr>
        <w:t xml:space="preserve">Customer Reviews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testimonials / review section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 reviews from Gartner Peer Insights-already publicly available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Highlight verticals in each testimonial (e.g. 'Leading Private Sector Bank')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 star rating or Gartner badge near the section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2"/>
        </w:numPr>
        <w:spacing w:after="0" w:before="0" w:lineRule="auto"/>
        <w:ind w:left="792" w:hanging="432"/>
        <w:rPr>
          <w:rFonts w:ascii="Poppins" w:cs="Poppins" w:eastAsia="Poppins" w:hAnsi="Poppins"/>
          <w:b w:val="0"/>
          <w:bCs w:val="0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sz w:val="22"/>
          <w:szCs w:val="22"/>
          <w:rtl w:val="0"/>
        </w:rPr>
        <w:t xml:space="preserve">Business Impact Section</w:t>
      </w:r>
    </w:p>
    <w:p w:rsidR="00000000" w:rsidDel="00000000" w:rsidP="00000000" w:rsidRDefault="00000000" w:rsidRPr="00000000" w14:paraId="0000002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888888"/>
          <w:sz w:val="20"/>
          <w:szCs w:val="20"/>
          <w:rtl w:val="0"/>
        </w:rPr>
        <w:t xml:space="preserve">      Note: Retain from Global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Potential impact stats to surface: 750M+ records processed (LIC)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8761d"/>
          <w:sz w:val="20"/>
          <w:szCs w:val="20"/>
          <w:u w:val="none"/>
          <w:shd w:fill="auto" w:val="clear"/>
          <w:vertAlign w:val="baseline"/>
          <w:rtl w:val="0"/>
        </w:rPr>
        <w:t xml:space="preserve">, etc. Alo</w:t>
      </w:r>
      <w:r w:rsidDel="00000000" w:rsidR="00000000" w:rsidRPr="00000000">
        <w:rPr>
          <w:rFonts w:ascii="Poppins" w:cs="Poppins" w:eastAsia="Poppins" w:hAnsi="Poppins"/>
          <w:color w:val="38761d"/>
          <w:sz w:val="20"/>
          <w:szCs w:val="20"/>
          <w:rtl w:val="0"/>
        </w:rPr>
        <w:t xml:space="preserve">ng with industry specific stats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1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PM Award for ITDMS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1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1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use case categories: Customer Due Diligence, Golden Record, Cross Sell, Fraud Prevention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1"/>
          <w:numId w:val="2"/>
        </w:numPr>
        <w:spacing w:after="0" w:before="0" w:lineRule="auto"/>
        <w:ind w:left="792" w:hanging="432"/>
        <w:rPr>
          <w:rFonts w:ascii="Poppins" w:cs="Poppins" w:eastAsia="Poppins" w:hAnsi="Poppins"/>
          <w:b w:val="0"/>
          <w:bCs w:val="0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sz w:val="22"/>
          <w:szCs w:val="22"/>
          <w:rtl w:val="0"/>
        </w:rPr>
        <w:t xml:space="preserve">Industries Section</w:t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i w:val="1"/>
          <w:iCs w:val="1"/>
          <w:color w:val="888888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888888"/>
          <w:sz w:val="20"/>
          <w:szCs w:val="20"/>
          <w:rtl w:val="0"/>
        </w:rPr>
        <w:t xml:space="preserve">Note: Retain from Global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Industries to confirm are represented: Banking &amp; Financial Services, Insurance, Government, Telecom, Retail, Stock Market</w:t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2"/>
        </w:numPr>
        <w:spacing w:after="0" w:before="0" w:lineRule="auto"/>
        <w:ind w:left="792" w:hanging="432"/>
        <w:rPr>
          <w:rFonts w:ascii="Poppins" w:cs="Poppins" w:eastAsia="Poppins" w:hAnsi="Poppins"/>
          <w:b w:val="0"/>
          <w:bCs w:val="0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sz w:val="22"/>
          <w:szCs w:val="22"/>
          <w:rtl w:val="0"/>
        </w:rPr>
        <w:t xml:space="preserve">Awards &amp; Recognition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767269268"/>
          <w:tag w:val="goog_rdk_8"/>
        </w:sdtPr>
        <w:sdtContent>
          <w:commentRangeStart w:id="4"/>
        </w:sdtContent>
      </w:sdt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Prime Minister's Award for Excellence in Governance (ITDMS Solution)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ITsAP Award for Research &amp; Innovation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Best Enterprise Software Product-HYSEA 2015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 Fastest Growing Data Analytics Companies in India-Silicon Review 2016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Mentioned in Gartner and NASSCOM research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2"/>
        </w:numPr>
        <w:spacing w:after="0" w:before="0" w:lineRule="auto"/>
        <w:ind w:left="36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Products</w:t>
      </w:r>
    </w:p>
    <w:p w:rsidR="00000000" w:rsidDel="00000000" w:rsidP="00000000" w:rsidRDefault="00000000" w:rsidRPr="00000000" w14:paraId="0000003C">
      <w:pPr>
        <w:pStyle w:val="Heading2"/>
        <w:numPr>
          <w:ilvl w:val="1"/>
          <w:numId w:val="2"/>
        </w:numPr>
        <w:spacing w:after="0" w:before="0" w:lineRule="auto"/>
        <w:ind w:left="792" w:hanging="432"/>
        <w:rPr>
          <w:rFonts w:ascii="Poppins" w:cs="Poppins" w:eastAsia="Poppins" w:hAnsi="Poppins"/>
          <w:b w:val="0"/>
          <w:bCs w:val="0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sz w:val="22"/>
          <w:szCs w:val="22"/>
          <w:rtl w:val="0"/>
        </w:rPr>
        <w:t xml:space="preserve">MDM-Prime MDM</w:t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333333"/>
          <w:sz w:val="20"/>
          <w:szCs w:val="20"/>
          <w:rtl w:val="0"/>
        </w:rPr>
        <w:t xml:space="preserve">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About / intro section for Prime MDM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Position as: AI-powered, real-time Customer MDM built for enterprise scale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Differentiator line: 'Unlike traditional MDMs, PrimeMDM is purpose-built for real-time performance, data accuracy, and privacy compliance'</w:t>
      </w:r>
    </w:p>
    <w:p w:rsidR="00000000" w:rsidDel="00000000" w:rsidP="00000000" w:rsidRDefault="00000000" w:rsidRPr="00000000" w14:paraId="00000041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333333"/>
          <w:sz w:val="20"/>
          <w:szCs w:val="20"/>
          <w:rtl w:val="0"/>
        </w:rPr>
        <w:t xml:space="preserve">Key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Key stats and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Additional data points as relevant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10x processing speed vs. legacy MDM platforms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99.5% data accuracy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 billion records capacity in a single run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onboarding completed in 2 seconds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Deployment in as fast as 3 months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AI/ML model trained on 5 billion data points</w:t>
      </w:r>
    </w:p>
    <w:p w:rsidR="00000000" w:rsidDel="00000000" w:rsidP="00000000" w:rsidRDefault="00000000" w:rsidRPr="00000000" w14:paraId="0000004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333333"/>
          <w:sz w:val="20"/>
          <w:szCs w:val="20"/>
          <w:rtl w:val="0"/>
        </w:rPr>
        <w:t xml:space="preserve">Screen Snippets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MDM screen snippet visuals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Accompanied by short videos covering major aspects of the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Suggested video topics: onboarding flow, deduplication demo, entity resolution, dashboard overview</w:t>
      </w:r>
    </w:p>
    <w:p w:rsidR="00000000" w:rsidDel="00000000" w:rsidP="00000000" w:rsidRDefault="00000000" w:rsidRPr="00000000" w14:paraId="0000004E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333333"/>
          <w:sz w:val="20"/>
          <w:szCs w:val="20"/>
          <w:rtl w:val="0"/>
        </w:rPr>
        <w:t xml:space="preserve">"Only Prime MDM Gives You"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888888"/>
          <w:sz w:val="20"/>
          <w:szCs w:val="20"/>
          <w:rtl w:val="0"/>
        </w:rPr>
        <w:t xml:space="preserve">Note: Retain from MDM Global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Differentiator highlights exclusive to Prime MDM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Suggested differentiators to highlight: end-to-end encryption during processing, federated global customer search, privacy-by-design architecture, </w:t>
      </w:r>
      <w:sdt>
        <w:sdtPr>
          <w:id w:val="-12739999"/>
          <w:tag w:val="goog_rdk_9"/>
        </w:sdtPr>
        <w:sdtContent>
          <w:commentRangeStart w:id="5"/>
        </w:sdtContent>
      </w:sdt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GDPR/DPDPA/CCPA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compliance built-in</w:t>
      </w:r>
    </w:p>
    <w:p w:rsidR="00000000" w:rsidDel="00000000" w:rsidP="00000000" w:rsidRDefault="00000000" w:rsidRPr="00000000" w14:paraId="00000052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333333"/>
          <w:sz w:val="20"/>
          <w:szCs w:val="20"/>
          <w:rtl w:val="0"/>
        </w:rPr>
        <w:t xml:space="preserve">What Capabilities /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Modules: 360, Relate, Primever, Clip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Hover interaction: tooltip / tab appears on hover for each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Provides a quick glimpse of what the module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'Learn More' button </w:t>
      </w:r>
      <w:sdt>
        <w:sdtPr>
          <w:id w:val="1612579990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333333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navigates to individual module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module one-liners for hover cards with call-to-action buttons to redirect the individual pages: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Prime 360-Real-time entity search and match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(Retain from Global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CLIP-Customer linking &amp; identification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(Retain from Global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Relate-Network relationship discovery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(Retain from Global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PrimeVer-Automated customer info validation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(Retain from Global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hanging="360"/>
        <w:jc w:val="left"/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PropEx-Collateral credit risk deduplication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1"/>
          <w:iCs w:val="1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(Retain from Global 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333333"/>
          <w:sz w:val="20"/>
          <w:szCs w:val="20"/>
          <w:rtl w:val="0"/>
        </w:rPr>
        <w:t xml:space="preserve">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1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Screen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8761d"/>
          <w:sz w:val="20"/>
          <w:szCs w:val="20"/>
          <w:u w:val="none"/>
          <w:shd w:fill="auto" w:val="clear"/>
          <w:vertAlign w:val="baseline"/>
          <w:rtl w:val="0"/>
        </w:rPr>
        <w:t xml:space="preserve">MDM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snippets and/or short 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Features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Benefits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Suggested demo flow: customer onboarding </w:t>
      </w:r>
      <w:sdt>
        <w:sdtPr>
          <w:id w:val="2110351724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name screening </w:t>
      </w:r>
      <w:sdt>
        <w:sdtPr>
          <w:id w:val="-244938484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alert generation </w:t>
      </w:r>
      <w:sdt>
        <w:sdtPr>
          <w:id w:val="-2003095874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compliance report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 to highlight handles all name permutations and combinations across languages/scripts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2"/>
        </w:numPr>
        <w:spacing w:after="0" w:before="0" w:lineRule="auto"/>
        <w:ind w:left="792" w:hanging="432"/>
        <w:rPr>
          <w:rFonts w:ascii="Poppins" w:cs="Poppins" w:eastAsia="Poppins" w:hAnsi="Poppins"/>
          <w:b w:val="0"/>
          <w:bCs w:val="0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sz w:val="22"/>
          <w:szCs w:val="22"/>
          <w:rtl w:val="0"/>
        </w:rPr>
        <w:t xml:space="preserve">AML Screen</w:t>
      </w:r>
    </w:p>
    <w:p w:rsidR="00000000" w:rsidDel="00000000" w:rsidP="00000000" w:rsidRDefault="00000000" w:rsidRPr="00000000" w14:paraId="00000064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333333"/>
          <w:sz w:val="20"/>
          <w:szCs w:val="20"/>
          <w:rtl w:val="0"/>
        </w:rPr>
        <w:t xml:space="preserve">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About / intro for AML Screen product and cloud screenentity offering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Sliding carousel covering: AML screen &amp; Screen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Position as: Global Watchlist &amp; Sanctions Screening for AML, KYC, and EDD compliance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Mention: screens against 2,100+ global watchlists including OFAC, UN Sanctions List, and PEP lists</w:t>
      </w:r>
    </w:p>
    <w:p w:rsidR="00000000" w:rsidDel="00000000" w:rsidP="00000000" w:rsidRDefault="00000000" w:rsidRPr="00000000" w14:paraId="00000069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333333"/>
          <w:sz w:val="20"/>
          <w:szCs w:val="20"/>
          <w:rtl w:val="0"/>
        </w:rPr>
        <w:t xml:space="preserve">Key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Database connected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Matching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Search score…and additional key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Highlight: 2,100+ global watchlists covered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Highlight: Daily updated lists for continuous monitoring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Highlight: Real-time alerts for compliance checks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Highlight: Supports KYC, AML, CFT, and EDD regulatory frameworks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 out the databases included in the product excluding the DowJones &amp; Dilisense (can mention as add databases)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 highlight and flexibility.</w:t>
      </w:r>
    </w:p>
    <w:p w:rsidR="00000000" w:rsidDel="00000000" w:rsidP="00000000" w:rsidRDefault="00000000" w:rsidRPr="00000000" w14:paraId="00000073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333333"/>
          <w:sz w:val="20"/>
          <w:szCs w:val="20"/>
          <w:rtl w:val="0"/>
        </w:rPr>
        <w:t xml:space="preserve">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Screen snippets and/or short 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Features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Benefits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Suggested demo flow: customer onboarding </w:t>
      </w:r>
      <w:sdt>
        <w:sdtPr>
          <w:id w:val="265897537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name screening </w:t>
      </w:r>
      <w:sdt>
        <w:sdtPr>
          <w:id w:val="-1975496771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alert generation </w:t>
      </w:r>
      <w:sdt>
        <w:sdtPr>
          <w:id w:val="899524633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compliance report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 to highlight handles all name permutations and combinations across languages/scripts</w:t>
      </w:r>
    </w:p>
    <w:p w:rsidR="00000000" w:rsidDel="00000000" w:rsidP="00000000" w:rsidRDefault="00000000" w:rsidRPr="00000000" w14:paraId="00000079">
      <w:pPr>
        <w:pStyle w:val="Heading2"/>
        <w:numPr>
          <w:ilvl w:val="1"/>
          <w:numId w:val="2"/>
        </w:numPr>
        <w:spacing w:after="0" w:before="0" w:lineRule="auto"/>
        <w:ind w:left="792" w:hanging="432"/>
        <w:rPr>
          <w:rFonts w:ascii="Poppins" w:cs="Poppins" w:eastAsia="Poppins" w:hAnsi="Poppins"/>
          <w:b w:val="0"/>
          <w:bCs w:val="0"/>
          <w:sz w:val="22"/>
          <w:szCs w:val="22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sz w:val="22"/>
          <w:szCs w:val="22"/>
          <w:rtl w:val="0"/>
        </w:rPr>
        <w:t xml:space="preserve">PII Data Vault</w:t>
      </w:r>
    </w:p>
    <w:p w:rsidR="00000000" w:rsidDel="00000000" w:rsidP="00000000" w:rsidRDefault="00000000" w:rsidRPr="00000000" w14:paraId="0000007A">
      <w:pPr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color w:val="888888"/>
          <w:sz w:val="20"/>
          <w:szCs w:val="20"/>
          <w:rtl w:val="0"/>
        </w:rPr>
        <w:t xml:space="preserve">      Note: Retain everything from Global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Full content and structure to be carried over from the existing Global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 message to retain: 'Search, match &amp; process encrypted PII without ever decrypting it'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 stats to surface: $4.88M average cost per data breach (IBM 2024)-contextualises the problem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Highlight technology: Searchable encryption + proprietary polymorphic encryption algorithm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Regulatory context to mention: </w:t>
      </w:r>
      <w:sdt>
        <w:sdtPr>
          <w:id w:val="1435919645"/>
          <w:tag w:val="goog_rdk_17"/>
        </w:sdtPr>
        <w:sdtContent>
          <w:commentRangeStart w:id="6"/>
        </w:sdtContent>
      </w:sdt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GDPR, DPDPA, CCPA, data localization laws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Launch highlight: Unveiled at Global Fintech Fest 2025 by PV Sindhu (strong PR hook)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Zero data exposure-data stays encrypted at rest, in motion, and during processing</w:t>
      </w:r>
    </w:p>
    <w:p w:rsidR="00000000" w:rsidDel="00000000" w:rsidP="00000000" w:rsidRDefault="00000000" w:rsidRPr="00000000" w14:paraId="00000082">
      <w:pPr>
        <w:pStyle w:val="Heading1"/>
        <w:numPr>
          <w:ilvl w:val="0"/>
          <w:numId w:val="2"/>
        </w:numPr>
        <w:spacing w:after="0" w:before="0" w:lineRule="auto"/>
        <w:ind w:left="360" w:hanging="360"/>
        <w:rPr>
          <w:rFonts w:ascii="Poppins" w:cs="Poppins" w:eastAsia="Poppins" w:hAnsi="Poppins"/>
          <w:sz w:val="24"/>
          <w:szCs w:val="24"/>
        </w:rPr>
      </w:pPr>
      <w:sdt>
        <w:sdtPr>
          <w:id w:val="1798492597"/>
          <w:tag w:val="goog_rdk_18"/>
        </w:sdtPr>
        <w:sdtContent>
          <w:commentRangeStart w:id="7"/>
        </w:sdtContent>
      </w:sdt>
      <w:sdt>
        <w:sdtPr>
          <w:id w:val="1221929866"/>
          <w:tag w:val="goog_rdk_19"/>
        </w:sdtPr>
        <w:sdtContent>
          <w:commentRangeStart w:id="8"/>
        </w:sdtContent>
      </w:sdt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Design &amp; Content Notes</w:t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Global menu and navigation: Retain from Global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Client logos / slideshow: </w:t>
      </w:r>
      <w:r w:rsidDel="00000000" w:rsidR="00000000" w:rsidRPr="00000000">
        <w:rPr>
          <w:rFonts w:ascii="Poppins" w:cs="Poppins" w:eastAsia="Poppins" w:hAnsi="Poppins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Remove regional qualifier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, keep 'Largest Enterprises'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All 'Retain from Global' sections: carry over content as-is, no rewriting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Short videos: use for product demos, snippets, and feature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Hover states: add tooltips/tab interactions for module cards (360, Relate, Primever, Clip)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Each product section to have a clear 'Learn More' / CTA leading to dedicated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 sticky 'Request a Demo' button in the global nav or floating on all pages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mobile-responsive layout-carousel, module cards, and video snippets all need mobile testing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SEO: Product pages should target terms like 'Customer MDM ', 'AML Screening Software', 'PII Data Protection'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 'Resources' or 'Insights' section link in nav: whitepapers, blogs, Gartner reports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 Toggle: Add Arabic language toggle to the site. Even a basic translated version sends a strong signal of regional commitment.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 a comparison table: Posidex vs. traditional/global MDM solutions (TCO, speed, accuracy, deployment time).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1" w:type="first"/>
      <w:pgSz w:h="15840" w:w="12240" w:orient="portrait"/>
      <w:pgMar w:bottom="1440" w:top="1440" w:left="1440" w:right="1440" w:header="708" w:footer="708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iri Lahari Vanam" w:id="5" w:date="2026-04-13T14:01:40Z"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local laws we can mention here?</w:t>
      </w:r>
    </w:p>
  </w:comment>
  <w:comment w:author="Siri Lahari Vanam" w:id="4" w:date="2026-04-13T13:59:26Z"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more india specific ones. Can you pick some from here which you think might be more relevant to the region: https://docs.google.com/spreadsheets/d/1gtx63DegaZO58nr786D723_-oncsauW7bdEtjhLXjwg/edit?gid=0#gid=0</w:t>
      </w:r>
    </w:p>
  </w:comment>
  <w:comment w:author="Siri Lahari Vanam" w:id="7" w:date="2026-04-13T14:24:09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we not have solutions dropdown also in nav? If yes, which solutions would you like to include</w:t>
      </w:r>
    </w:p>
  </w:comment>
  <w:comment w:author="Abhiram Sunkavalli" w:id="8" w:date="2026-04-15T05:48:09Z"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we need feedback from Shanker sir and Raja</w:t>
      </w:r>
    </w:p>
  </w:comment>
  <w:comment w:author="Siri Lahari Vanam" w:id="0" w:date="2026-04-13T13:43:27Z"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MDM was mentioned before talking about 'Why Posidex'. Should we mention about Screenentity/AML Screening and PII Data Vault also. Or, skipping is okay?</w:t>
      </w:r>
    </w:p>
  </w:comment>
  <w:comment w:author="Abhiram Sunkavalli" w:id="1" w:date="2026-04-15T05:44:00Z"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its MDM overview section, we should mention only MDM, and add the screenentity and and PII Data vault at the end or to the individual product Pages</w:t>
      </w:r>
    </w:p>
  </w:comment>
  <w:comment w:author="Siri Lahari Vanam" w:id="2" w:date="2026-04-15T05:57:21Z"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we want only mdm overview on homepage?</w:t>
      </w:r>
    </w:p>
  </w:comment>
  <w:comment w:author="Siri Lahari Vanam" w:id="3" w:date="2026-04-16T12:28:30Z"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also clarify if want to keep only mdm overview on home page or want shorter overview for mdm, aml and PDV @abhiram.sunkavalli@posidex.com</w:t>
      </w:r>
    </w:p>
  </w:comment>
  <w:comment w:author="Siri Lahari Vanam" w:id="6" w:date="2026-04-13T14:07:30Z"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specific local laws you would like to be mentioned?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4" w15:done="0"/>
  <w15:commentEx w15:paraId="00000095" w15:done="0"/>
  <w15:commentEx w15:paraId="00000096" w15:done="0"/>
  <w15:commentEx w15:paraId="00000097" w15:paraIdParent="00000096" w15:done="0"/>
  <w15:commentEx w15:paraId="00000098" w15:done="0"/>
  <w15:commentEx w15:paraId="00000099" w15:paraIdParent="00000098" w15:done="0"/>
  <w15:commentEx w15:paraId="0000009A" w15:paraIdParent="00000098" w15:done="0"/>
  <w15:commentEx w15:paraId="0000009B" w15:paraIdParent="00000098" w15:done="0"/>
  <w15:commentEx w15:paraId="0000009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Poppi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spacing w:after="80" w:lineRule="auto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Fonts w:ascii="Poppins" w:cs="Poppins" w:eastAsia="Poppins" w:hAnsi="Poppins"/>
        <w:b w:val="1"/>
        <w:bCs w:val="1"/>
        <w:color w:val="1a3c8f"/>
        <w:sz w:val="36"/>
        <w:szCs w:val="36"/>
        <w:rtl w:val="0"/>
      </w:rPr>
      <w:t xml:space="preserve">POSIDEX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spacing w:after="80" w:lineRule="auto"/>
      <w:rPr>
        <w:rFonts w:ascii="Poppins" w:cs="Poppins" w:eastAsia="Poppins" w:hAnsi="Poppins"/>
        <w:color w:val="2e5be3"/>
      </w:rPr>
    </w:pPr>
    <w:r w:rsidDel="00000000" w:rsidR="00000000" w:rsidRPr="00000000">
      <w:rPr>
        <w:rFonts w:ascii="Poppins" w:cs="Poppins" w:eastAsia="Poppins" w:hAnsi="Poppins"/>
        <w:color w:val="2e5be3"/>
        <w:rtl w:val="0"/>
      </w:rPr>
      <w:t xml:space="preserve">MENA Website Redesign – Content &amp; Structure Brief</w:t>
    </w:r>
  </w:p>
  <w:p w:rsidR="00000000" w:rsidDel="00000000" w:rsidP="00000000" w:rsidRDefault="00000000" w:rsidRPr="00000000" w14:paraId="00000093">
    <w:pPr>
      <w:spacing w:after="80" w:lineRule="auto"/>
      <w:rPr>
        <w:rFonts w:ascii="Poppins" w:cs="Poppins" w:eastAsia="Poppins" w:hAnsi="Poppins"/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20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A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8f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be3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Poppi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Poppins-bold.ttf"/><Relationship Id="rId6" Type="http://schemas.openxmlformats.org/officeDocument/2006/relationships/font" Target="fonts/Poppins-italic.ttf"/><Relationship Id="rId7" Type="http://schemas.openxmlformats.org/officeDocument/2006/relationships/font" Target="fonts/Poppi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E0U73/Kl1Nh2X21VUVbPeIlkvw==">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